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  <w:sz w:val="42"/>
        </w:rPr>
        <w:t>TP2 Team Norms</w:t>
      </w:r>
    </w:p>
    <w:p>
      <w:r>
        <w:t>Team 53 | CSE 360 | Updated October 28, 2026</w:t>
      </w:r>
    </w:p>
    <w:p>
      <w:r>
        <w:t>These norms update the team’s submitted TP1 norms using the supplied TP2 wording. Deleted TP1 wording is struck through; inserted TP2 wording is underlined. Each norm includes the reason for the change. The editable source retains actual Word tracked insertions and deletions.</w:t>
      </w:r>
    </w:p>
    <w:p>
      <w:pPr>
        <w:pStyle w:val="Heading2"/>
      </w:pPr>
      <w:r>
        <w:t>1. Updates TP1 norm 1</w:t>
      </w:r>
    </w:p>
    <w:p>
      <w:pPr>
        <w:keepNext/>
      </w:pPr>
      <w:r>
        <w:t xml:space="preserve">Hold </w:t>
      </w:r>
      <w:del w:id="1" w:author="TP2 integration review" w:date="2026-10-29T04:14:41Z">
        <w:r>
          <w:rPr>
            <w:color w:val="B42318"/>
            <w:strike w:val="true"/>
          </w:rPr>
          <w:delText xml:space="preserve">2 “standup” </w:delText>
        </w:r>
      </w:del>
      <w:ins w:id="2" w:author="TP2 integration review" w:date="2026-10-29T04:14:41Z">
        <w:r>
          <w:rPr>
            <w:color w:val="1454A3"/>
            <w:u w:val="single"/>
          </w:rPr>
          <w:t xml:space="preserve">at least two 15-minute standup </w:t>
        </w:r>
      </w:ins>
      <w:r>
        <w:t xml:space="preserve">meetings </w:t>
      </w:r>
      <w:del w:id="3" w:author="TP2 integration review" w:date="2026-10-29T04:14:41Z">
        <w:r>
          <w:rPr>
            <w:color w:val="B42318"/>
            <w:strike w:val="true"/>
          </w:rPr>
          <w:delText xml:space="preserve">a week. (Required by course, provides clarity between team’s expectations)</w:delText>
        </w:r>
      </w:del>
      <w:ins w:id="4" w:author="TP2 integration review" w:date="2026-10-29T04:14:41Z">
        <w:r>
          <w:rPr>
            <w:color w:val="1454A3"/>
            <w:u w:val="single"/>
          </w:rPr>
          <w:t xml:space="preserve">each week, at least 24 hours apart, and record each one.</w:t>
        </w:r>
      </w:ins>
    </w:p>
    <w:p>
      <w:r>
        <w:rPr>
          <w:b/>
        </w:rPr>
        <w:t xml:space="preserve">Reason for change: </w:t>
      </w:r>
      <w:r>
        <w:t>Required by the course for at least six standups per phase; regular check-ins surface problems early.</w:t>
      </w:r>
    </w:p>
    <w:p>
      <w:pPr>
        <w:pStyle w:val="Heading2"/>
      </w:pPr>
      <w:r>
        <w:t>2. Updates TP1 norm 8</w:t>
      </w:r>
    </w:p>
    <w:p>
      <w:pPr>
        <w:keepNext/>
      </w:pPr>
      <w:r>
        <w:t xml:space="preserve">Review and test </w:t>
      </w:r>
      <w:ins w:id="5" w:author="TP2 integration review" w:date="2026-10-29T04:14:41Z">
        <w:r>
          <w:rPr>
            <w:color w:val="1454A3"/>
            <w:u w:val="single"/>
          </w:rPr>
          <w:t xml:space="preserve">the </w:t>
        </w:r>
      </w:ins>
      <w:r>
        <w:t xml:space="preserve">integrated work </w:t>
      </w:r>
      <w:del w:id="6" w:author="TP2 integration review" w:date="2026-10-29T04:14:41Z">
        <w:r>
          <w:rPr>
            <w:color w:val="B42318"/>
            <w:strike w:val="true"/>
          </w:rPr>
          <w:delText xml:space="preserve">as a team </w:delText>
        </w:r>
      </w:del>
      <w:ins w:id="7" w:author="TP2 integration review" w:date="2026-10-29T04:14:41Z">
        <w:r>
          <w:rPr>
            <w:color w:val="1454A3"/>
            <w:u w:val="single"/>
          </w:rPr>
          <w:t xml:space="preserve">together </w:t>
        </w:r>
      </w:ins>
      <w:r>
        <w:t xml:space="preserve">before </w:t>
      </w:r>
      <w:del w:id="8" w:author="TP2 integration review" w:date="2026-10-29T04:14:41Z">
        <w:r>
          <w:rPr>
            <w:color w:val="B42318"/>
            <w:strike w:val="true"/>
          </w:rPr>
          <w:delText xml:space="preserve">submission. (Ensures the final application and deliverables function together correctly rather than merely having individually completed components)</w:delText>
        </w:r>
      </w:del>
      <w:ins w:id="9" w:author="TP2 integration review" w:date="2026-10-29T04:14:41Z">
        <w:r>
          <w:rPr>
            <w:color w:val="1454A3"/>
            <w:u w:val="single"/>
          </w:rPr>
          <w:t xml:space="preserve">every submission.</w:t>
        </w:r>
      </w:ins>
    </w:p>
    <w:p>
      <w:r>
        <w:rPr>
          <w:b/>
        </w:rPr>
        <w:t xml:space="preserve">Reason for change: </w:t>
      </w:r>
      <w:r>
        <w:t>Confirms the combined application and deliverables meet the team’s expectations, not just each person’s piece. Moved from TP1 norm 8 to emphasize integration.</w:t>
      </w:r>
    </w:p>
    <w:p>
      <w:pPr>
        <w:pStyle w:val="Heading2"/>
      </w:pPr>
      <w:r>
        <w:t>3. Updates TP1 norm 2</w:t>
      </w:r>
    </w:p>
    <w:p>
      <w:pPr>
        <w:keepNext/>
      </w:pPr>
      <w:del w:id="10" w:author="TP2 integration review" w:date="2026-10-29T04:14:41Z">
        <w:r>
          <w:rPr>
            <w:color w:val="B42318"/>
            <w:strike w:val="true"/>
          </w:rPr>
          <w:delText xml:space="preserve">Being responsive; WITHIN </w:delText>
        </w:r>
      </w:del>
      <w:ins w:id="11" w:author="TP2 integration review" w:date="2026-10-29T04:14:41Z">
        <w:r>
          <w:rPr>
            <w:color w:val="1454A3"/>
            <w:u w:val="single"/>
          </w:rPr>
          <w:t xml:space="preserve">Respond to team messages within </w:t>
        </w:r>
      </w:ins>
      <w:r>
        <w:t xml:space="preserve">6 </w:t>
      </w:r>
      <w:del w:id="12" w:author="TP2 integration review" w:date="2026-10-29T04:14:41Z">
        <w:r>
          <w:rPr>
            <w:color w:val="B42318"/>
            <w:strike w:val="true"/>
          </w:rPr>
          <w:delText xml:space="preserve">hours. (Ensures quick communication </w:delText>
        </w:r>
      </w:del>
      <w:ins w:id="13" w:author="TP2 integration review" w:date="2026-10-29T04:14:41Z">
        <w:r>
          <w:rPr>
            <w:color w:val="1454A3"/>
            <w:u w:val="single"/>
          </w:rPr>
          <w:t xml:space="preserve">hours during the day, and by the next morning </w:t>
        </w:r>
      </w:ins>
      <w:r>
        <w:t xml:space="preserve">for </w:t>
      </w:r>
      <w:del w:id="14" w:author="TP2 integration review" w:date="2026-10-29T04:14:41Z">
        <w:r>
          <w:rPr>
            <w:color w:val="B42318"/>
            <w:strike w:val="true"/>
          </w:rPr>
          <w:delText xml:space="preserve">effectively mitigating problems)</w:delText>
        </w:r>
      </w:del>
      <w:ins w:id="15" w:author="TP2 integration review" w:date="2026-10-29T04:14:41Z">
        <w:r>
          <w:rPr>
            <w:color w:val="1454A3"/>
            <w:u w:val="single"/>
          </w:rPr>
          <w:t xml:space="preserve">messages sent late at night.</w:t>
        </w:r>
      </w:ins>
    </w:p>
    <w:p>
      <w:r>
        <w:rPr>
          <w:b/>
        </w:rPr>
        <w:t xml:space="preserve">Reason for change: </w:t>
      </w:r>
      <w:r>
        <w:t>Quick replies let the team resolve problems before they delay others. The overnight exception makes the response expectation clear.</w:t>
      </w:r>
    </w:p>
    <w:p>
      <w:pPr>
        <w:pStyle w:val="Heading2"/>
      </w:pPr>
      <w:r>
        <w:t>4. Updates TP1 norm 3</w:t>
      </w:r>
    </w:p>
    <w:p>
      <w:pPr>
        <w:keepNext/>
      </w:pPr>
      <w:del w:id="16" w:author="TP2 integration review" w:date="2026-10-29T04:14:41Z">
        <w:r>
          <w:rPr>
            <w:color w:val="B42318"/>
            <w:strike w:val="true"/>
          </w:rPr>
          <w:delText xml:space="preserve">Being punctual for group meetings, </w:delText>
        </w:r>
      </w:del>
      <w:ins w:id="17" w:author="TP2 integration review" w:date="2026-10-29T04:14:41Z">
        <w:r>
          <w:rPr>
            <w:color w:val="1454A3"/>
            <w:u w:val="single"/>
          </w:rPr>
          <w:t xml:space="preserve">Arrive on time to team meetings </w:t>
        </w:r>
      </w:ins>
      <w:r>
        <w:t xml:space="preserve">and </w:t>
      </w:r>
      <w:del w:id="18" w:author="TP2 integration review" w:date="2026-10-29T04:14:41Z">
        <w:r>
          <w:rPr>
            <w:color w:val="B42318"/>
            <w:strike w:val="true"/>
          </w:rPr>
          <w:delText xml:space="preserve">participating </w:delText>
        </w:r>
      </w:del>
      <w:ins w:id="19" w:author="TP2 integration review" w:date="2026-10-29T04:14:41Z">
        <w:r>
          <w:rPr>
            <w:color w:val="1454A3"/>
            <w:u w:val="single"/>
          </w:rPr>
          <w:t xml:space="preserve">take part </w:t>
        </w:r>
      </w:ins>
      <w:r>
        <w:t xml:space="preserve">in the </w:t>
      </w:r>
      <w:del w:id="20" w:author="TP2 integration review" w:date="2026-10-29T04:14:41Z">
        <w:r>
          <w:rPr>
            <w:color w:val="B42318"/>
            <w:strike w:val="true"/>
          </w:rPr>
          <w:delText xml:space="preserve">discussions. (To make sure we can coordinate efficiently)</w:delText>
        </w:r>
      </w:del>
      <w:ins w:id="21" w:author="TP2 integration review" w:date="2026-10-29T04:14:41Z">
        <w:r>
          <w:rPr>
            <w:color w:val="1454A3"/>
            <w:u w:val="single"/>
          </w:rPr>
          <w:t xml:space="preserve">discussion.</w:t>
        </w:r>
      </w:ins>
    </w:p>
    <w:p>
      <w:r>
        <w:rPr>
          <w:b/>
        </w:rPr>
        <w:t xml:space="preserve">Reason for change: </w:t>
      </w:r>
      <w:r>
        <w:t>Lets the team coordinate efficiently and make decisions with everyone’s input.</w:t>
      </w:r>
    </w:p>
    <w:p>
      <w:pPr>
        <w:pStyle w:val="Heading2"/>
      </w:pPr>
      <w:r>
        <w:t>5. Updates TP1 norm 4</w:t>
      </w:r>
    </w:p>
    <w:p>
      <w:pPr>
        <w:keepNext/>
      </w:pPr>
      <w:del w:id="22" w:author="TP2 integration review" w:date="2026-10-29T04:14:41Z">
        <w:r>
          <w:rPr>
            <w:color w:val="B42318"/>
            <w:strike w:val="true"/>
          </w:rPr>
          <w:delText xml:space="preserve">Being </w:delText>
        </w:r>
      </w:del>
      <w:ins w:id="23" w:author="TP2 integration review" w:date="2026-10-29T04:14:41Z">
        <w:r>
          <w:rPr>
            <w:color w:val="1454A3"/>
            <w:u w:val="single"/>
          </w:rPr>
          <w:t xml:space="preserve">Be </w:t>
        </w:r>
      </w:ins>
      <w:r>
        <w:t xml:space="preserve">respectful and </w:t>
      </w:r>
      <w:del w:id="24" w:author="TP2 integration review" w:date="2026-10-29T04:14:41Z">
        <w:r>
          <w:rPr>
            <w:color w:val="B42318"/>
            <w:strike w:val="true"/>
          </w:rPr>
          <w:delText xml:space="preserve">understanding. (To avoid miscommunication and have better </w:delText>
        </w:r>
      </w:del>
      <w:ins w:id="25" w:author="TP2 integration review" w:date="2026-10-29T04:14:41Z">
        <w:r>
          <w:rPr>
            <w:color w:val="1454A3"/>
            <w:u w:val="single"/>
          </w:rPr>
          <w:t xml:space="preserve">understanding toward every </w:t>
        </w:r>
      </w:ins>
      <w:r>
        <w:t xml:space="preserve">team </w:t>
      </w:r>
      <w:del w:id="26" w:author="TP2 integration review" w:date="2026-10-29T04:14:41Z">
        <w:r>
          <w:rPr>
            <w:color w:val="B42318"/>
            <w:strike w:val="true"/>
          </w:rPr>
          <w:delText xml:space="preserve">spirit)</w:delText>
        </w:r>
      </w:del>
      <w:ins w:id="27" w:author="TP2 integration review" w:date="2026-10-29T04:14:41Z">
        <w:r>
          <w:rPr>
            <w:color w:val="1454A3"/>
            <w:u w:val="single"/>
          </w:rPr>
          <w:t xml:space="preserve">member.</w:t>
        </w:r>
      </w:ins>
    </w:p>
    <w:p>
      <w:r>
        <w:rPr>
          <w:b/>
        </w:rPr>
        <w:t xml:space="preserve">Reason for change: </w:t>
      </w:r>
      <w:r>
        <w:t>Reduces miscommunication and builds a stronger working relationship.</w:t>
      </w:r>
    </w:p>
    <w:p>
      <w:pPr>
        <w:pStyle w:val="Heading2"/>
      </w:pPr>
      <w:r>
        <w:t>6. Updates TP1 norm 5</w:t>
      </w:r>
    </w:p>
    <w:p>
      <w:pPr>
        <w:keepNext/>
      </w:pPr>
      <w:del w:id="28" w:author="TP2 integration review" w:date="2026-10-29T04:14:41Z">
        <w:r>
          <w:rPr>
            <w:color w:val="B42318"/>
            <w:strike w:val="true"/>
          </w:rPr>
          <w:delText xml:space="preserve">Attempt to reach </w:delText>
        </w:r>
      </w:del>
      <w:ins w:id="29" w:author="TP2 integration review" w:date="2026-10-29T04:14:41Z">
        <w:r>
          <w:rPr>
            <w:color w:val="1454A3"/>
            <w:u w:val="single"/>
          </w:rPr>
          <w:t xml:space="preserve">Work toward </w:t>
        </w:r>
      </w:ins>
      <w:r>
        <w:t xml:space="preserve">a compromise </w:t>
      </w:r>
      <w:del w:id="30" w:author="TP2 integration review" w:date="2026-10-29T04:14:41Z">
        <w:r>
          <w:rPr>
            <w:color w:val="B42318"/>
            <w:strike w:val="true"/>
          </w:rPr>
          <w:delText xml:space="preserve">for disagreements. (Human civilization is built, and runs on this)</w:delText>
        </w:r>
      </w:del>
      <w:ins w:id="31" w:author="TP2 integration review" w:date="2026-10-29T04:14:41Z">
        <w:r>
          <w:rPr>
            <w:color w:val="1454A3"/>
            <w:u w:val="single"/>
          </w:rPr>
          <w:t xml:space="preserve">when members disagree.</w:t>
        </w:r>
      </w:ins>
    </w:p>
    <w:p>
      <w:r>
        <w:rPr>
          <w:b/>
        </w:rPr>
        <w:t xml:space="preserve">Reason for change: </w:t>
      </w:r>
      <w:r>
        <w:t>Keeps disagreements from stalling progress and gives everyone’s view a fair hearing.</w:t>
      </w:r>
    </w:p>
    <w:p>
      <w:pPr>
        <w:pStyle w:val="Heading2"/>
      </w:pPr>
      <w:r>
        <w:t>7. Updates TP1 norm 6</w:t>
      </w:r>
    </w:p>
    <w:p>
      <w:pPr>
        <w:keepNext/>
      </w:pPr>
      <w:r>
        <w:t xml:space="preserve">Complete assigned work by the </w:t>
      </w:r>
      <w:del w:id="32" w:author="TP2 integration review" w:date="2026-10-29T04:14:41Z">
        <w:r>
          <w:rPr>
            <w:color w:val="B42318"/>
            <w:strike w:val="true"/>
          </w:rPr>
          <w:delText xml:space="preserve">team-agreed </w:delText>
        </w:r>
      </w:del>
      <w:ins w:id="33" w:author="TP2 integration review" w:date="2026-10-29T04:14:41Z">
        <w:r>
          <w:rPr>
            <w:color w:val="1454A3"/>
            <w:u w:val="single"/>
          </w:rPr>
          <w:t xml:space="preserve">team’s </w:t>
        </w:r>
      </w:ins>
      <w:r>
        <w:t xml:space="preserve">internal </w:t>
      </w:r>
      <w:del w:id="34" w:author="TP2 integration review" w:date="2026-10-29T04:14:41Z">
        <w:r>
          <w:rPr>
            <w:color w:val="B42318"/>
            <w:strike w:val="true"/>
          </w:rPr>
          <w:delText xml:space="preserve">deadline. (Provides sufficient time for review, testing, integration, and correction before the official submission deadline)</w:delText>
        </w:r>
      </w:del>
      <w:ins w:id="35" w:author="TP2 integration review" w:date="2026-10-29T04:14:41Z">
        <w:r>
          <w:rPr>
            <w:color w:val="1454A3"/>
            <w:u w:val="single"/>
          </w:rPr>
          <w:t xml:space="preserve">deadline.</w:t>
        </w:r>
      </w:ins>
    </w:p>
    <w:p>
      <w:r>
        <w:rPr>
          <w:b/>
        </w:rPr>
        <w:t xml:space="preserve">Reason for change: </w:t>
      </w:r>
      <w:r>
        <w:t>Leaves enough time for review, testing, integration, and corrections before the official deadline.</w:t>
      </w:r>
    </w:p>
    <w:p>
      <w:pPr>
        <w:pStyle w:val="Heading2"/>
      </w:pPr>
      <w:r>
        <w:t>8. Updates TP1 norm 7</w:t>
      </w:r>
    </w:p>
    <w:p>
      <w:pPr>
        <w:keepNext/>
      </w:pPr>
      <w:r>
        <w:t xml:space="preserve">Coordinate </w:t>
      </w:r>
      <w:del w:id="36" w:author="TP2 integration review" w:date="2026-10-29T04:14:41Z">
        <w:r>
          <w:rPr>
            <w:color w:val="B42318"/>
            <w:strike w:val="true"/>
          </w:rPr>
          <w:delText xml:space="preserve">changes that affect </w:delText>
        </w:r>
      </w:del>
      <w:ins w:id="37" w:author="TP2 integration review" w:date="2026-10-29T04:14:41Z">
        <w:r>
          <w:rPr>
            <w:color w:val="1454A3"/>
            <w:u w:val="single"/>
          </w:rPr>
          <w:t xml:space="preserve">before changing </w:t>
        </w:r>
      </w:ins>
      <w:r>
        <w:t xml:space="preserve">shared code or another member’s </w:t>
      </w:r>
      <w:del w:id="38" w:author="TP2 integration review" w:date="2026-10-29T04:14:41Z">
        <w:r>
          <w:rPr>
            <w:color w:val="B42318"/>
            <w:strike w:val="true"/>
          </w:rPr>
          <w:delText xml:space="preserve">work before implementing them. (Prevents conflicting implementations and reduces integration problems)</w:delText>
        </w:r>
      </w:del>
      <w:ins w:id="39" w:author="TP2 integration review" w:date="2026-10-29T04:14:41Z">
        <w:r>
          <w:rPr>
            <w:color w:val="1454A3"/>
            <w:u w:val="single"/>
          </w:rPr>
          <w:t xml:space="preserve">work.</w:t>
        </w:r>
      </w:ins>
    </w:p>
    <w:p>
      <w:r>
        <w:rPr>
          <w:b/>
        </w:rPr>
        <w:t xml:space="preserve">Reason for change: </w:t>
      </w:r>
      <w:r>
        <w:t>Prevents conflicting changes and helps the separately built pieces work together correctly.</w:t>
      </w:r>
    </w:p>
    <w:p>
      <w:pPr>
        <w:pStyle w:val="Heading2"/>
      </w:pPr>
      <w:r>
        <w:t>9. New norm</w:t>
      </w:r>
    </w:p>
    <w:p>
      <w:pPr>
        <w:keepNext/>
      </w:pPr>
      <w:ins w:id="40" w:author="TP2 integration review" w:date="2026-10-29T04:14:41Z">
        <w:r>
          <w:rPr>
            <w:color w:val="1454A3"/>
            <w:u w:val="single"/>
          </w:rPr>
          <w:t xml:space="preserve">Tell the team as soon as you are blocked or may miss an internal deadline.</w:t>
        </w:r>
      </w:ins>
    </w:p>
    <w:p>
      <w:r>
        <w:rPr>
          <w:b/>
        </w:rPr>
        <w:t xml:space="preserve">Reason for change: </w:t>
      </w:r>
      <w:r>
        <w:t>Lets others adjust or help in time, instead of finding out at the deadline.</w:t>
      </w:r>
    </w:p>
    <w:p>
      <w:pPr>
        <w:pStyle w:val="Heading2"/>
      </w:pPr>
      <w:r>
        <w:t>10. New norm</w:t>
      </w:r>
    </w:p>
    <w:p>
      <w:pPr>
        <w:keepNext/>
      </w:pPr>
      <w:ins w:id="41" w:author="TP2 integration review" w:date="2026-10-29T04:14:41Z">
        <w:r>
          <w:rPr>
            <w:color w:val="1454A3"/>
            <w:u w:val="single"/>
          </w:rPr>
          <w:t xml:space="preserve">Pull the latest code before starting work, and commit only source files, not compiled bin files.</w:t>
        </w:r>
      </w:ins>
    </w:p>
    <w:p>
      <w:r>
        <w:rPr>
          <w:b/>
        </w:rPr>
        <w:t xml:space="preserve">Reason for change: </w:t>
      </w:r>
      <w:r>
        <w:t>Avoids merge conflicts and keeps the shared code consistent for everyone.</w:t>
      </w:r>
    </w:p>
    <w:p>
      <w:r>
        <w:t>Team members: Vishwam Gupta; Joshua Luther; Kanish Garg; Aditya Gupta (agupt515); Aditya Gupta (agupt545).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  <w:revisionView w:markup="true" w:insDel="true" w:formatting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Team Norms</dc:title>
  <dc:subject/>
  <dc:creator>Team 53</dc:creator>
  <cp:keywords/>
  <dc:description>Redlines reconstructed from the actual supplied TP1 and TP2 documents on October 28,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